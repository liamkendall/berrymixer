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C39F67" w14:textId="3BC22D81" w:rsidR="00457204" w:rsidRPr="001A163D" w:rsidRDefault="00E50BD2" w:rsidP="009B56BE">
      <w:pPr>
        <w:spacing w:line="480" w:lineRule="auto"/>
        <w:contextualSpacing/>
        <w:rPr>
          <w:rFonts w:ascii="Times New Roman" w:hAnsi="Times New Roman" w:cs="Times New Roman"/>
          <w:b/>
          <w:lang w:val="en-GB"/>
        </w:rPr>
      </w:pPr>
      <w:r w:rsidRPr="001A163D">
        <w:rPr>
          <w:rFonts w:ascii="Times New Roman" w:hAnsi="Times New Roman" w:cs="Times New Roman"/>
          <w:b/>
          <w:lang w:val="en-GB"/>
        </w:rPr>
        <w:t xml:space="preserve">Do </w:t>
      </w:r>
      <w:r w:rsidR="00183216" w:rsidRPr="001A163D">
        <w:rPr>
          <w:rFonts w:ascii="Times New Roman" w:hAnsi="Times New Roman" w:cs="Times New Roman"/>
          <w:b/>
          <w:lang w:val="en-GB"/>
        </w:rPr>
        <w:t xml:space="preserve">pollinator </w:t>
      </w:r>
      <w:r w:rsidRPr="001A163D">
        <w:rPr>
          <w:rFonts w:ascii="Times New Roman" w:hAnsi="Times New Roman" w:cs="Times New Roman"/>
          <w:b/>
          <w:lang w:val="en-GB"/>
        </w:rPr>
        <w:t xml:space="preserve">priority effects mediate fruit </w:t>
      </w:r>
      <w:r w:rsidR="00430372" w:rsidRPr="001A163D">
        <w:rPr>
          <w:rFonts w:ascii="Times New Roman" w:hAnsi="Times New Roman" w:cs="Times New Roman"/>
          <w:b/>
          <w:lang w:val="en-GB"/>
        </w:rPr>
        <w:t>weight</w:t>
      </w:r>
      <w:r w:rsidRPr="001A163D">
        <w:rPr>
          <w:rFonts w:ascii="Times New Roman" w:hAnsi="Times New Roman" w:cs="Times New Roman"/>
          <w:b/>
          <w:lang w:val="en-GB"/>
        </w:rPr>
        <w:t xml:space="preserve"> in </w:t>
      </w:r>
      <w:r w:rsidR="00F8063C" w:rsidRPr="001A163D">
        <w:rPr>
          <w:rFonts w:ascii="Times New Roman" w:hAnsi="Times New Roman" w:cs="Times New Roman"/>
          <w:b/>
          <w:lang w:val="en-GB"/>
        </w:rPr>
        <w:t xml:space="preserve">different </w:t>
      </w:r>
      <w:r w:rsidRPr="001A163D">
        <w:rPr>
          <w:rFonts w:ascii="Times New Roman" w:hAnsi="Times New Roman" w:cs="Times New Roman"/>
          <w:b/>
          <w:lang w:val="en-GB"/>
        </w:rPr>
        <w:t>plant</w:t>
      </w:r>
      <w:r w:rsidR="00183216" w:rsidRPr="001A163D">
        <w:rPr>
          <w:rFonts w:ascii="Times New Roman" w:hAnsi="Times New Roman" w:cs="Times New Roman"/>
          <w:b/>
          <w:lang w:val="en-GB"/>
        </w:rPr>
        <w:t xml:space="preserve"> </w:t>
      </w:r>
      <w:r w:rsidRPr="001A163D">
        <w:rPr>
          <w:rFonts w:ascii="Times New Roman" w:hAnsi="Times New Roman" w:cs="Times New Roman"/>
          <w:b/>
          <w:lang w:val="en-GB"/>
        </w:rPr>
        <w:t>s</w:t>
      </w:r>
      <w:r w:rsidR="00183216" w:rsidRPr="001A163D">
        <w:rPr>
          <w:rFonts w:ascii="Times New Roman" w:hAnsi="Times New Roman" w:cs="Times New Roman"/>
          <w:b/>
          <w:lang w:val="en-GB"/>
        </w:rPr>
        <w:t>pecies</w:t>
      </w:r>
      <w:r w:rsidRPr="001A163D">
        <w:rPr>
          <w:rFonts w:ascii="Times New Roman" w:hAnsi="Times New Roman" w:cs="Times New Roman"/>
          <w:b/>
          <w:lang w:val="en-GB"/>
        </w:rPr>
        <w:t xml:space="preserve"> with </w:t>
      </w:r>
      <w:r w:rsidR="00183216" w:rsidRPr="001A163D">
        <w:rPr>
          <w:rFonts w:ascii="Times New Roman" w:hAnsi="Times New Roman" w:cs="Times New Roman"/>
          <w:b/>
          <w:lang w:val="en-GB"/>
        </w:rPr>
        <w:t>di</w:t>
      </w:r>
      <w:r w:rsidR="00F8063C" w:rsidRPr="001A163D">
        <w:rPr>
          <w:rFonts w:ascii="Times New Roman" w:hAnsi="Times New Roman" w:cs="Times New Roman"/>
          <w:b/>
          <w:lang w:val="en-GB"/>
        </w:rPr>
        <w:t>stinct</w:t>
      </w:r>
      <w:r w:rsidR="00183216" w:rsidRPr="001A163D">
        <w:rPr>
          <w:rFonts w:ascii="Times New Roman" w:hAnsi="Times New Roman" w:cs="Times New Roman"/>
          <w:b/>
          <w:lang w:val="en-GB"/>
        </w:rPr>
        <w:t xml:space="preserve"> floral structures</w:t>
      </w:r>
      <w:r w:rsidRPr="001A163D">
        <w:rPr>
          <w:rFonts w:ascii="Times New Roman" w:hAnsi="Times New Roman" w:cs="Times New Roman"/>
          <w:b/>
          <w:lang w:val="en-GB"/>
        </w:rPr>
        <w:t>?</w:t>
      </w:r>
    </w:p>
    <w:p w14:paraId="76C6EE35" w14:textId="77777777" w:rsidR="00E50BD2" w:rsidRPr="001A163D" w:rsidRDefault="00E50BD2" w:rsidP="009B56BE">
      <w:pPr>
        <w:spacing w:line="480" w:lineRule="auto"/>
        <w:contextualSpacing/>
        <w:rPr>
          <w:rFonts w:ascii="Times New Roman" w:hAnsi="Times New Roman" w:cs="Times New Roman"/>
          <w:lang w:val="en-GB"/>
        </w:rPr>
      </w:pPr>
    </w:p>
    <w:p w14:paraId="6995173E" w14:textId="445023ED" w:rsidR="00993953" w:rsidRPr="001A163D" w:rsidRDefault="00E50BD2" w:rsidP="009B56BE">
      <w:pPr>
        <w:spacing w:line="480" w:lineRule="auto"/>
        <w:contextualSpacing/>
        <w:rPr>
          <w:rFonts w:ascii="Times New Roman" w:hAnsi="Times New Roman" w:cs="Times New Roman"/>
          <w:lang w:val="en-GB"/>
        </w:rPr>
      </w:pPr>
      <w:r w:rsidRPr="001A163D">
        <w:rPr>
          <w:rFonts w:ascii="Times New Roman" w:hAnsi="Times New Roman" w:cs="Times New Roman"/>
          <w:lang w:val="en-GB"/>
        </w:rPr>
        <w:t xml:space="preserve">We </w:t>
      </w:r>
      <w:r w:rsidR="001F2BC9" w:rsidRPr="001A163D">
        <w:rPr>
          <w:rFonts w:ascii="Times New Roman" w:hAnsi="Times New Roman" w:cs="Times New Roman"/>
          <w:lang w:val="en-GB"/>
        </w:rPr>
        <w:t>detected a</w:t>
      </w:r>
      <w:r w:rsidRPr="001A163D">
        <w:rPr>
          <w:rFonts w:ascii="Times New Roman" w:hAnsi="Times New Roman" w:cs="Times New Roman"/>
          <w:lang w:val="en-GB"/>
        </w:rPr>
        <w:t xml:space="preserve"> strong priority effect in blueberry, where</w:t>
      </w:r>
      <w:r w:rsidR="00F8063C" w:rsidRPr="001A163D">
        <w:rPr>
          <w:rFonts w:ascii="Times New Roman" w:hAnsi="Times New Roman" w:cs="Times New Roman"/>
          <w:lang w:val="en-GB"/>
        </w:rPr>
        <w:t>by</w:t>
      </w:r>
      <w:r w:rsidRPr="001A163D">
        <w:rPr>
          <w:rFonts w:ascii="Times New Roman" w:hAnsi="Times New Roman" w:cs="Times New Roman"/>
          <w:lang w:val="en-GB"/>
        </w:rPr>
        <w:t xml:space="preserve"> fruit</w:t>
      </w:r>
      <w:r w:rsidR="00A47A87" w:rsidRPr="001A163D">
        <w:rPr>
          <w:rFonts w:ascii="Times New Roman" w:hAnsi="Times New Roman" w:cs="Times New Roman"/>
          <w:lang w:val="en-GB"/>
        </w:rPr>
        <w:t xml:space="preserve"> produced from flowers that </w:t>
      </w:r>
      <w:r w:rsidR="00A81471" w:rsidRPr="001A163D">
        <w:rPr>
          <w:rFonts w:ascii="Times New Roman" w:hAnsi="Times New Roman" w:cs="Times New Roman"/>
          <w:lang w:val="en-GB"/>
        </w:rPr>
        <w:t>received</w:t>
      </w:r>
      <w:r w:rsidR="00A47A87" w:rsidRPr="001A163D">
        <w:rPr>
          <w:rFonts w:ascii="Times New Roman" w:hAnsi="Times New Roman" w:cs="Times New Roman"/>
          <w:lang w:val="en-GB"/>
        </w:rPr>
        <w:t xml:space="preserve"> their first visit from </w:t>
      </w:r>
      <w:r w:rsidR="00F8063C" w:rsidRPr="001A163D">
        <w:rPr>
          <w:rFonts w:ascii="Times New Roman" w:hAnsi="Times New Roman" w:cs="Times New Roman"/>
          <w:lang w:val="en-GB"/>
        </w:rPr>
        <w:t>a stingless bee</w:t>
      </w:r>
      <w:r w:rsidR="00A47A87" w:rsidRPr="001A163D">
        <w:rPr>
          <w:rFonts w:ascii="Times New Roman" w:hAnsi="Times New Roman" w:cs="Times New Roman"/>
          <w:lang w:val="en-GB"/>
        </w:rPr>
        <w:t xml:space="preserve"> were </w:t>
      </w:r>
      <w:r w:rsidR="00A81471" w:rsidRPr="001A163D">
        <w:rPr>
          <w:rFonts w:ascii="Times New Roman" w:hAnsi="Times New Roman" w:cs="Times New Roman"/>
          <w:lang w:val="en-GB"/>
        </w:rPr>
        <w:t xml:space="preserve">initially 87.27% </w:t>
      </w:r>
      <w:r w:rsidR="00A47A87" w:rsidRPr="001A163D">
        <w:rPr>
          <w:rFonts w:ascii="Times New Roman" w:hAnsi="Times New Roman" w:cs="Times New Roman"/>
          <w:lang w:val="en-GB"/>
        </w:rPr>
        <w:t xml:space="preserve">heavier than those </w:t>
      </w:r>
      <w:r w:rsidR="00A81471" w:rsidRPr="001A163D">
        <w:rPr>
          <w:rFonts w:ascii="Times New Roman" w:hAnsi="Times New Roman" w:cs="Times New Roman"/>
          <w:lang w:val="en-GB"/>
        </w:rPr>
        <w:t xml:space="preserve">that </w:t>
      </w:r>
      <w:r w:rsidR="00F8063C" w:rsidRPr="001A163D">
        <w:rPr>
          <w:rFonts w:ascii="Times New Roman" w:hAnsi="Times New Roman" w:cs="Times New Roman"/>
          <w:lang w:val="en-GB"/>
        </w:rPr>
        <w:t xml:space="preserve">had a honeybee visit first </w:t>
      </w:r>
      <w:r w:rsidR="00A47A87" w:rsidRPr="001A163D">
        <w:rPr>
          <w:rFonts w:ascii="Times New Roman" w:hAnsi="Times New Roman" w:cs="Times New Roman"/>
          <w:lang w:val="en-GB"/>
        </w:rPr>
        <w:t>(</w:t>
      </w:r>
      <w:r w:rsidR="00CF18B9" w:rsidRPr="001A163D">
        <w:rPr>
          <w:rFonts w:ascii="Times New Roman" w:hAnsi="Times New Roman" w:cs="Times New Roman"/>
          <w:lang w:val="en-GB"/>
        </w:rPr>
        <w:t>Figure 1</w:t>
      </w:r>
      <w:r w:rsidR="00DD29F3" w:rsidRPr="001A163D">
        <w:rPr>
          <w:rFonts w:ascii="Times New Roman" w:hAnsi="Times New Roman" w:cs="Times New Roman"/>
          <w:lang w:val="en-GB"/>
        </w:rPr>
        <w:t>)</w:t>
      </w:r>
      <w:r w:rsidR="00E4250D" w:rsidRPr="001A163D">
        <w:rPr>
          <w:rFonts w:ascii="Times New Roman" w:hAnsi="Times New Roman" w:cs="Times New Roman"/>
          <w:lang w:val="en-GB"/>
        </w:rPr>
        <w:t xml:space="preserve">. However, with </w:t>
      </w:r>
      <w:r w:rsidR="00F8063C" w:rsidRPr="001A163D">
        <w:rPr>
          <w:rFonts w:ascii="Times New Roman" w:hAnsi="Times New Roman" w:cs="Times New Roman"/>
          <w:lang w:val="en-GB"/>
        </w:rPr>
        <w:t xml:space="preserve">an </w:t>
      </w:r>
      <w:r w:rsidR="00E4250D" w:rsidRPr="001A163D">
        <w:rPr>
          <w:rFonts w:ascii="Times New Roman" w:hAnsi="Times New Roman" w:cs="Times New Roman"/>
          <w:lang w:val="en-GB"/>
        </w:rPr>
        <w:t xml:space="preserve">increasing </w:t>
      </w:r>
      <w:r w:rsidR="00F8063C" w:rsidRPr="001A163D">
        <w:rPr>
          <w:rFonts w:ascii="Times New Roman" w:hAnsi="Times New Roman" w:cs="Times New Roman"/>
          <w:lang w:val="en-GB"/>
        </w:rPr>
        <w:t xml:space="preserve">number of visits, weight of fruit </w:t>
      </w:r>
      <w:r w:rsidR="00BC4DCE" w:rsidRPr="001A163D">
        <w:rPr>
          <w:rFonts w:ascii="Times New Roman" w:hAnsi="Times New Roman" w:cs="Times New Roman"/>
          <w:lang w:val="en-GB"/>
        </w:rPr>
        <w:t>produced</w:t>
      </w:r>
      <w:r w:rsidR="00F8063C" w:rsidRPr="001A163D">
        <w:rPr>
          <w:rFonts w:ascii="Times New Roman" w:hAnsi="Times New Roman" w:cs="Times New Roman"/>
          <w:lang w:val="en-GB"/>
        </w:rPr>
        <w:t xml:space="preserve"> from flowers that received honeybee visits first</w:t>
      </w:r>
      <w:r w:rsidR="00E4250D" w:rsidRPr="001A163D">
        <w:rPr>
          <w:rFonts w:ascii="Times New Roman" w:hAnsi="Times New Roman" w:cs="Times New Roman"/>
          <w:lang w:val="en-GB"/>
        </w:rPr>
        <w:t xml:space="preserve"> increased</w:t>
      </w:r>
      <w:r w:rsidR="00BC4DCE" w:rsidRPr="001A163D">
        <w:rPr>
          <w:rFonts w:ascii="Times New Roman" w:hAnsi="Times New Roman" w:cs="Times New Roman"/>
          <w:lang w:val="en-GB"/>
        </w:rPr>
        <w:t>,</w:t>
      </w:r>
      <w:r w:rsidR="00E4250D" w:rsidRPr="001A163D">
        <w:rPr>
          <w:rFonts w:ascii="Times New Roman" w:hAnsi="Times New Roman" w:cs="Times New Roman"/>
          <w:lang w:val="en-GB"/>
        </w:rPr>
        <w:t xml:space="preserve"> whereas </w:t>
      </w:r>
      <w:r w:rsidR="00BC4DCE" w:rsidRPr="001A163D">
        <w:rPr>
          <w:rFonts w:ascii="Times New Roman" w:hAnsi="Times New Roman" w:cs="Times New Roman"/>
          <w:lang w:val="en-GB"/>
        </w:rPr>
        <w:t>weight of fruit from flowers that received a stingless bee visit first</w:t>
      </w:r>
      <w:r w:rsidR="00E4250D" w:rsidRPr="001A163D">
        <w:rPr>
          <w:rFonts w:ascii="Times New Roman" w:hAnsi="Times New Roman" w:cs="Times New Roman"/>
          <w:lang w:val="en-GB"/>
        </w:rPr>
        <w:t xml:space="preserve"> decreased </w:t>
      </w:r>
      <w:r w:rsidRPr="001A163D">
        <w:rPr>
          <w:rFonts w:ascii="Times New Roman" w:hAnsi="Times New Roman" w:cs="Times New Roman"/>
          <w:lang w:val="en-GB"/>
        </w:rPr>
        <w:t>(</w:t>
      </w:r>
      <w:r w:rsidR="001F2BC9" w:rsidRPr="001A163D">
        <w:rPr>
          <w:rFonts w:ascii="Times New Roman" w:hAnsi="Times New Roman" w:cs="Times New Roman"/>
          <w:lang w:val="en-GB"/>
        </w:rPr>
        <w:t xml:space="preserve">honeybee – stingless bee </w:t>
      </w:r>
      <w:r w:rsidR="00F94273" w:rsidRPr="001A163D">
        <w:rPr>
          <w:rFonts w:ascii="Times New Roman" w:hAnsi="Times New Roman" w:cs="Times New Roman"/>
          <w:lang w:val="en-GB"/>
        </w:rPr>
        <w:t xml:space="preserve">slope contrast </w:t>
      </w:r>
      <w:r w:rsidR="001F2BC9" w:rsidRPr="001A163D">
        <w:rPr>
          <w:rFonts w:ascii="Times New Roman" w:hAnsi="Times New Roman" w:cs="Times New Roman"/>
          <w:lang w:val="en-GB"/>
        </w:rPr>
        <w:t xml:space="preserve">= 0.078 ± 0.027, </w:t>
      </w:r>
      <w:r w:rsidR="001F2BC9" w:rsidRPr="001A163D">
        <w:rPr>
          <w:rFonts w:ascii="Times New Roman" w:hAnsi="Times New Roman" w:cs="Times New Roman"/>
          <w:i/>
          <w:lang w:val="en-GB"/>
        </w:rPr>
        <w:t>t</w:t>
      </w:r>
      <w:r w:rsidR="001F2BC9" w:rsidRPr="001A163D">
        <w:rPr>
          <w:rFonts w:ascii="Times New Roman" w:hAnsi="Times New Roman" w:cs="Times New Roman"/>
          <w:lang w:val="en-GB"/>
        </w:rPr>
        <w:t xml:space="preserve"> = 2.872, </w:t>
      </w:r>
      <w:r w:rsidR="001F2BC9" w:rsidRPr="001A163D">
        <w:rPr>
          <w:rFonts w:ascii="Times New Roman" w:hAnsi="Times New Roman" w:cs="Times New Roman"/>
          <w:i/>
          <w:lang w:val="en-GB"/>
        </w:rPr>
        <w:t>P</w:t>
      </w:r>
      <w:r w:rsidR="001F2BC9" w:rsidRPr="001A163D">
        <w:rPr>
          <w:rFonts w:ascii="Times New Roman" w:hAnsi="Times New Roman" w:cs="Times New Roman"/>
          <w:lang w:val="en-GB"/>
        </w:rPr>
        <w:t xml:space="preserve"> = 0.0052; </w:t>
      </w:r>
      <w:r w:rsidR="00B43292" w:rsidRPr="001A163D">
        <w:rPr>
          <w:rFonts w:ascii="Times New Roman" w:hAnsi="Times New Roman" w:cs="Times New Roman"/>
          <w:lang w:val="en-GB"/>
        </w:rPr>
        <w:t>Figure 1</w:t>
      </w:r>
      <w:r w:rsidRPr="001A163D">
        <w:rPr>
          <w:rFonts w:ascii="Times New Roman" w:hAnsi="Times New Roman" w:cs="Times New Roman"/>
          <w:lang w:val="en-GB"/>
        </w:rPr>
        <w:t>).</w:t>
      </w:r>
    </w:p>
    <w:p w14:paraId="60F47180" w14:textId="155FEDE0" w:rsidR="00993953" w:rsidRPr="001A163D" w:rsidRDefault="0017299E" w:rsidP="009B56BE">
      <w:pPr>
        <w:spacing w:line="480" w:lineRule="auto"/>
        <w:contextualSpacing/>
        <w:rPr>
          <w:rFonts w:ascii="Times New Roman" w:hAnsi="Times New Roman" w:cs="Times New Roman"/>
          <w:lang w:val="en-GB"/>
        </w:rPr>
      </w:pPr>
      <w:r w:rsidRPr="001A163D"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32C576BD" wp14:editId="1D537041">
            <wp:extent cx="6116320" cy="4310513"/>
            <wp:effectExtent l="0" t="0" r="508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31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32ED1" w14:textId="2EA60762" w:rsidR="00993953" w:rsidRPr="001A163D" w:rsidRDefault="004D1817" w:rsidP="009B56BE">
      <w:pPr>
        <w:spacing w:line="480" w:lineRule="auto"/>
        <w:contextualSpacing/>
        <w:rPr>
          <w:rFonts w:ascii="Times New Roman" w:hAnsi="Times New Roman" w:cs="Times New Roman"/>
          <w:lang w:val="en-GB"/>
        </w:rPr>
      </w:pPr>
      <w:commentRangeStart w:id="0"/>
      <w:r w:rsidRPr="001A163D">
        <w:rPr>
          <w:rFonts w:ascii="Times New Roman" w:hAnsi="Times New Roman" w:cs="Times New Roman"/>
          <w:b/>
          <w:lang w:val="en-GB"/>
        </w:rPr>
        <w:t>Figure 1</w:t>
      </w:r>
      <w:commentRangeEnd w:id="0"/>
      <w:r w:rsidR="00FF55EC" w:rsidRPr="001A163D">
        <w:rPr>
          <w:rStyle w:val="CommentReference"/>
          <w:lang w:val="en-GB"/>
        </w:rPr>
        <w:commentReference w:id="0"/>
      </w:r>
      <w:r w:rsidRPr="001A163D">
        <w:rPr>
          <w:rFonts w:ascii="Times New Roman" w:hAnsi="Times New Roman" w:cs="Times New Roman"/>
          <w:b/>
          <w:lang w:val="en-GB"/>
        </w:rPr>
        <w:t>.</w:t>
      </w:r>
      <w:r w:rsidRPr="001A163D">
        <w:rPr>
          <w:rFonts w:ascii="Times New Roman" w:hAnsi="Times New Roman" w:cs="Times New Roman"/>
          <w:lang w:val="en-GB"/>
        </w:rPr>
        <w:t xml:space="preserve"> </w:t>
      </w:r>
      <w:r w:rsidR="00CF18B9" w:rsidRPr="001A163D">
        <w:rPr>
          <w:rFonts w:ascii="Times New Roman" w:hAnsi="Times New Roman" w:cs="Times New Roman"/>
          <w:lang w:val="en-GB"/>
        </w:rPr>
        <w:t xml:space="preserve">Weight of blueberry fruit from flowers first visited by </w:t>
      </w:r>
      <w:r w:rsidR="00C85762" w:rsidRPr="001A163D">
        <w:rPr>
          <w:rFonts w:ascii="Times New Roman" w:hAnsi="Times New Roman" w:cs="Times New Roman"/>
          <w:lang w:val="en-GB"/>
        </w:rPr>
        <w:t>a honeybee</w:t>
      </w:r>
      <w:r w:rsidR="00CF18B9" w:rsidRPr="001A163D">
        <w:rPr>
          <w:rFonts w:ascii="Times New Roman" w:hAnsi="Times New Roman" w:cs="Times New Roman"/>
          <w:lang w:val="en-GB"/>
        </w:rPr>
        <w:t xml:space="preserve"> versus those first visited by</w:t>
      </w:r>
      <w:r w:rsidR="00C85762" w:rsidRPr="001A163D">
        <w:rPr>
          <w:rFonts w:ascii="Times New Roman" w:hAnsi="Times New Roman" w:cs="Times New Roman"/>
          <w:lang w:val="en-GB"/>
        </w:rPr>
        <w:t xml:space="preserve"> a stingless bee</w:t>
      </w:r>
      <w:r w:rsidR="00CF18B9" w:rsidRPr="001A163D">
        <w:rPr>
          <w:rFonts w:ascii="Times New Roman" w:hAnsi="Times New Roman" w:cs="Times New Roman"/>
          <w:lang w:val="en-GB"/>
        </w:rPr>
        <w:t xml:space="preserve">. </w:t>
      </w:r>
      <w:r w:rsidR="00B43292" w:rsidRPr="001A163D">
        <w:rPr>
          <w:rFonts w:ascii="Times New Roman" w:hAnsi="Times New Roman" w:cs="Times New Roman"/>
          <w:lang w:val="en-GB"/>
        </w:rPr>
        <w:t>Solid lines are the model-estimated fruit weights with an increasing number of pollinator visits and shaded ribbons are the model-estimated confidence intervals. Hollow circles are the actual data.</w:t>
      </w:r>
    </w:p>
    <w:p w14:paraId="7083C8DF" w14:textId="77777777" w:rsidR="004D1817" w:rsidRPr="001A163D" w:rsidRDefault="004D1817" w:rsidP="009B56BE">
      <w:pPr>
        <w:spacing w:line="480" w:lineRule="auto"/>
        <w:contextualSpacing/>
        <w:rPr>
          <w:rFonts w:ascii="Times New Roman" w:hAnsi="Times New Roman" w:cs="Times New Roman"/>
          <w:lang w:val="en-GB"/>
        </w:rPr>
      </w:pPr>
    </w:p>
    <w:p w14:paraId="36297397" w14:textId="0E0AA21F" w:rsidR="00641FE9" w:rsidRPr="001A163D" w:rsidRDefault="00E50BD2" w:rsidP="009B56BE">
      <w:pPr>
        <w:spacing w:line="480" w:lineRule="auto"/>
        <w:contextualSpacing/>
        <w:rPr>
          <w:rFonts w:ascii="Times New Roman" w:hAnsi="Times New Roman" w:cs="Times New Roman"/>
          <w:lang w:val="en-GB"/>
        </w:rPr>
      </w:pPr>
      <w:r w:rsidRPr="001A163D">
        <w:rPr>
          <w:rFonts w:ascii="Times New Roman" w:hAnsi="Times New Roman" w:cs="Times New Roman"/>
          <w:lang w:val="en-GB"/>
        </w:rPr>
        <w:lastRenderedPageBreak/>
        <w:t xml:space="preserve">However, we </w:t>
      </w:r>
      <w:r w:rsidR="009A105F" w:rsidRPr="001A163D">
        <w:rPr>
          <w:rFonts w:ascii="Times New Roman" w:hAnsi="Times New Roman" w:cs="Times New Roman"/>
          <w:lang w:val="en-GB"/>
        </w:rPr>
        <w:t>found no evidence of</w:t>
      </w:r>
      <w:r w:rsidRPr="001A163D">
        <w:rPr>
          <w:rFonts w:ascii="Times New Roman" w:hAnsi="Times New Roman" w:cs="Times New Roman"/>
          <w:lang w:val="en-GB"/>
        </w:rPr>
        <w:t xml:space="preserve"> a </w:t>
      </w:r>
      <w:r w:rsidR="00430372" w:rsidRPr="001A163D">
        <w:rPr>
          <w:rFonts w:ascii="Times New Roman" w:hAnsi="Times New Roman" w:cs="Times New Roman"/>
          <w:lang w:val="en-GB"/>
        </w:rPr>
        <w:t xml:space="preserve">pollinator </w:t>
      </w:r>
      <w:r w:rsidRPr="001A163D">
        <w:rPr>
          <w:rFonts w:ascii="Times New Roman" w:hAnsi="Times New Roman" w:cs="Times New Roman"/>
          <w:lang w:val="en-GB"/>
        </w:rPr>
        <w:t>prio</w:t>
      </w:r>
      <w:r w:rsidR="00430372" w:rsidRPr="001A163D">
        <w:rPr>
          <w:rFonts w:ascii="Times New Roman" w:hAnsi="Times New Roman" w:cs="Times New Roman"/>
          <w:lang w:val="en-GB"/>
        </w:rPr>
        <w:t>rity effect in raspberry, where</w:t>
      </w:r>
      <w:r w:rsidR="00636C27" w:rsidRPr="001A163D">
        <w:rPr>
          <w:rFonts w:ascii="Times New Roman" w:hAnsi="Times New Roman" w:cs="Times New Roman"/>
          <w:lang w:val="en-GB"/>
        </w:rPr>
        <w:t xml:space="preserve"> </w:t>
      </w:r>
      <w:r w:rsidRPr="001A163D">
        <w:rPr>
          <w:rFonts w:ascii="Times New Roman" w:hAnsi="Times New Roman" w:cs="Times New Roman"/>
          <w:lang w:val="en-GB"/>
        </w:rPr>
        <w:t xml:space="preserve">fruit weight </w:t>
      </w:r>
      <w:r w:rsidR="00636C27" w:rsidRPr="001A163D">
        <w:rPr>
          <w:rFonts w:ascii="Times New Roman" w:hAnsi="Times New Roman" w:cs="Times New Roman"/>
          <w:lang w:val="en-GB"/>
        </w:rPr>
        <w:t xml:space="preserve">was similar </w:t>
      </w:r>
      <w:r w:rsidR="00430372" w:rsidRPr="001A163D">
        <w:rPr>
          <w:rFonts w:ascii="Times New Roman" w:hAnsi="Times New Roman" w:cs="Times New Roman"/>
          <w:lang w:val="en-GB"/>
        </w:rPr>
        <w:t xml:space="preserve">across the visit number range </w:t>
      </w:r>
      <w:r w:rsidR="00636C27" w:rsidRPr="001A163D">
        <w:rPr>
          <w:rFonts w:ascii="Times New Roman" w:hAnsi="Times New Roman" w:cs="Times New Roman"/>
          <w:lang w:val="en-GB"/>
        </w:rPr>
        <w:t>regardless of first visitor</w:t>
      </w:r>
      <w:r w:rsidR="00297C3B" w:rsidRPr="001A163D">
        <w:rPr>
          <w:rFonts w:ascii="Times New Roman" w:hAnsi="Times New Roman" w:cs="Times New Roman"/>
          <w:lang w:val="en-GB"/>
        </w:rPr>
        <w:t>’s identity</w:t>
      </w:r>
      <w:r w:rsidR="00636C27" w:rsidRPr="001A163D">
        <w:rPr>
          <w:rFonts w:ascii="Times New Roman" w:hAnsi="Times New Roman" w:cs="Times New Roman"/>
          <w:lang w:val="en-GB"/>
        </w:rPr>
        <w:t xml:space="preserve"> </w:t>
      </w:r>
      <w:r w:rsidR="009B56BE" w:rsidRPr="001A163D">
        <w:rPr>
          <w:rFonts w:ascii="Times New Roman" w:hAnsi="Times New Roman" w:cs="Times New Roman"/>
          <w:lang w:val="en-GB"/>
        </w:rPr>
        <w:t>(</w:t>
      </w:r>
      <w:r w:rsidR="005F6B00" w:rsidRPr="001A163D">
        <w:rPr>
          <w:rFonts w:ascii="Times New Roman" w:hAnsi="Times New Roman" w:cs="Times New Roman"/>
          <w:lang w:val="en-GB"/>
        </w:rPr>
        <w:t xml:space="preserve">honeybee – stingless bee slope contrast </w:t>
      </w:r>
      <w:r w:rsidR="00D02316" w:rsidRPr="001A163D">
        <w:rPr>
          <w:rFonts w:ascii="Times New Roman" w:hAnsi="Times New Roman" w:cs="Times New Roman"/>
          <w:lang w:val="en-GB"/>
        </w:rPr>
        <w:t xml:space="preserve">= 0.024 ± 0.035, </w:t>
      </w:r>
      <w:r w:rsidR="00D02316" w:rsidRPr="001A163D">
        <w:rPr>
          <w:rFonts w:ascii="Times New Roman" w:hAnsi="Times New Roman" w:cs="Times New Roman"/>
          <w:i/>
          <w:lang w:val="en-GB"/>
        </w:rPr>
        <w:t>t</w:t>
      </w:r>
      <w:r w:rsidR="00D02316" w:rsidRPr="001A163D">
        <w:rPr>
          <w:rFonts w:ascii="Times New Roman" w:hAnsi="Times New Roman" w:cs="Times New Roman"/>
          <w:lang w:val="en-GB"/>
        </w:rPr>
        <w:t xml:space="preserve"> = 0.699, </w:t>
      </w:r>
      <w:r w:rsidR="00D02316" w:rsidRPr="001A163D">
        <w:rPr>
          <w:rFonts w:ascii="Times New Roman" w:hAnsi="Times New Roman" w:cs="Times New Roman"/>
          <w:i/>
          <w:lang w:val="en-GB"/>
        </w:rPr>
        <w:t>P</w:t>
      </w:r>
      <w:r w:rsidR="00D02316" w:rsidRPr="001A163D">
        <w:rPr>
          <w:rFonts w:ascii="Times New Roman" w:hAnsi="Times New Roman" w:cs="Times New Roman"/>
          <w:lang w:val="en-GB"/>
        </w:rPr>
        <w:t xml:space="preserve"> = 0.48; </w:t>
      </w:r>
      <w:r w:rsidR="0002148E" w:rsidRPr="001A163D">
        <w:rPr>
          <w:rFonts w:ascii="Times New Roman" w:hAnsi="Times New Roman" w:cs="Times New Roman"/>
          <w:lang w:val="en-GB"/>
        </w:rPr>
        <w:t>Figure 2</w:t>
      </w:r>
      <w:r w:rsidR="009B56BE" w:rsidRPr="001A163D">
        <w:rPr>
          <w:rFonts w:ascii="Times New Roman" w:hAnsi="Times New Roman" w:cs="Times New Roman"/>
          <w:lang w:val="en-GB"/>
        </w:rPr>
        <w:t>).</w:t>
      </w:r>
      <w:r w:rsidR="00870AA9" w:rsidRPr="001A163D">
        <w:rPr>
          <w:rFonts w:ascii="Times New Roman" w:hAnsi="Times New Roman" w:cs="Times New Roman"/>
          <w:lang w:val="en-GB"/>
        </w:rPr>
        <w:t xml:space="preserve"> The ratio of honeybee to</w:t>
      </w:r>
      <w:r w:rsidR="005F6B00" w:rsidRPr="001A163D">
        <w:rPr>
          <w:rFonts w:ascii="Times New Roman" w:hAnsi="Times New Roman" w:cs="Times New Roman"/>
          <w:lang w:val="en-GB"/>
        </w:rPr>
        <w:t xml:space="preserve"> stingless bee visits had no effect </w:t>
      </w:r>
      <w:r w:rsidR="00870AA9" w:rsidRPr="001A163D">
        <w:rPr>
          <w:rFonts w:ascii="Times New Roman" w:hAnsi="Times New Roman" w:cs="Times New Roman"/>
          <w:lang w:val="en-GB"/>
        </w:rPr>
        <w:t>on fruit weight for</w:t>
      </w:r>
      <w:r w:rsidR="005F6B00" w:rsidRPr="001A163D">
        <w:rPr>
          <w:rFonts w:ascii="Times New Roman" w:hAnsi="Times New Roman" w:cs="Times New Roman"/>
          <w:lang w:val="en-GB"/>
        </w:rPr>
        <w:t xml:space="preserve"> both blueberry and raspberry</w:t>
      </w:r>
      <w:r w:rsidR="00870AA9" w:rsidRPr="001A163D">
        <w:rPr>
          <w:rFonts w:ascii="Times New Roman" w:hAnsi="Times New Roman" w:cs="Times New Roman"/>
          <w:lang w:val="en-GB"/>
        </w:rPr>
        <w:t>.</w:t>
      </w:r>
    </w:p>
    <w:p w14:paraId="6F444417" w14:textId="313DB928" w:rsidR="00641FE9" w:rsidRPr="001A163D" w:rsidRDefault="001A5E89" w:rsidP="009B56BE">
      <w:pPr>
        <w:spacing w:line="480" w:lineRule="auto"/>
        <w:contextualSpacing/>
        <w:rPr>
          <w:rFonts w:ascii="Times New Roman" w:hAnsi="Times New Roman" w:cs="Times New Roman"/>
          <w:lang w:val="en-GB"/>
        </w:rPr>
      </w:pPr>
      <w:r w:rsidRPr="001A163D"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0449554F" wp14:editId="426741E3">
            <wp:extent cx="6116320" cy="4321922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321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0A1B4" w14:textId="542F65FB" w:rsidR="0002148E" w:rsidRPr="001A163D" w:rsidRDefault="0002148E" w:rsidP="009B56BE">
      <w:pPr>
        <w:spacing w:line="480" w:lineRule="auto"/>
        <w:contextualSpacing/>
        <w:rPr>
          <w:rFonts w:ascii="Times New Roman" w:hAnsi="Times New Roman" w:cs="Times New Roman"/>
          <w:lang w:val="en-GB"/>
        </w:rPr>
      </w:pPr>
      <w:r w:rsidRPr="001A163D">
        <w:rPr>
          <w:rFonts w:ascii="Times New Roman" w:hAnsi="Times New Roman" w:cs="Times New Roman"/>
          <w:b/>
          <w:lang w:val="en-GB"/>
        </w:rPr>
        <w:t xml:space="preserve">Figure 2. </w:t>
      </w:r>
      <w:r w:rsidR="00430372" w:rsidRPr="001A163D">
        <w:rPr>
          <w:rFonts w:ascii="Times New Roman" w:hAnsi="Times New Roman" w:cs="Times New Roman"/>
          <w:lang w:val="en-GB"/>
        </w:rPr>
        <w:t>Weight of raspberry fruit from flowers first visited by a honeybee versus those first visited by a stingless bee. Solid lines are the model-estimated fruit weights with an increasing number of pollinator visits and shaded ribbons are the model-estimated confidence intervals. Hollow circles are the actual data.</w:t>
      </w:r>
    </w:p>
    <w:p w14:paraId="4EC84D15" w14:textId="77777777" w:rsidR="0002148E" w:rsidRPr="001A163D" w:rsidRDefault="0002148E" w:rsidP="009B56BE">
      <w:pPr>
        <w:spacing w:line="480" w:lineRule="auto"/>
        <w:contextualSpacing/>
        <w:rPr>
          <w:rFonts w:ascii="Times New Roman" w:hAnsi="Times New Roman" w:cs="Times New Roman"/>
          <w:b/>
          <w:lang w:val="en-GB"/>
        </w:rPr>
      </w:pPr>
    </w:p>
    <w:p w14:paraId="31834774" w14:textId="7B659EF9" w:rsidR="00E50BD2" w:rsidRPr="001A163D" w:rsidRDefault="00430372" w:rsidP="009B56BE">
      <w:pPr>
        <w:spacing w:line="480" w:lineRule="auto"/>
        <w:contextualSpacing/>
        <w:rPr>
          <w:rFonts w:ascii="Times New Roman" w:hAnsi="Times New Roman" w:cs="Times New Roman"/>
          <w:b/>
          <w:lang w:val="en-GB"/>
        </w:rPr>
      </w:pPr>
      <w:r w:rsidRPr="001A163D">
        <w:rPr>
          <w:rFonts w:ascii="Times New Roman" w:hAnsi="Times New Roman" w:cs="Times New Roman"/>
          <w:b/>
          <w:lang w:val="en-GB"/>
        </w:rPr>
        <w:t xml:space="preserve">Does a mixture of </w:t>
      </w:r>
      <w:r w:rsidR="00581416" w:rsidRPr="001A163D">
        <w:rPr>
          <w:rFonts w:ascii="Times New Roman" w:hAnsi="Times New Roman" w:cs="Times New Roman"/>
          <w:b/>
          <w:lang w:val="en-GB"/>
        </w:rPr>
        <w:t xml:space="preserve">floral </w:t>
      </w:r>
      <w:r w:rsidRPr="001A163D">
        <w:rPr>
          <w:rFonts w:ascii="Times New Roman" w:hAnsi="Times New Roman" w:cs="Times New Roman"/>
          <w:b/>
          <w:lang w:val="en-GB"/>
        </w:rPr>
        <w:t>visits from different pollinator species</w:t>
      </w:r>
      <w:r w:rsidR="00E50BD2" w:rsidRPr="001A163D">
        <w:rPr>
          <w:rFonts w:ascii="Times New Roman" w:hAnsi="Times New Roman" w:cs="Times New Roman"/>
          <w:b/>
          <w:lang w:val="en-GB"/>
        </w:rPr>
        <w:t xml:space="preserve"> </w:t>
      </w:r>
      <w:r w:rsidR="00581416" w:rsidRPr="001A163D">
        <w:rPr>
          <w:rFonts w:ascii="Times New Roman" w:hAnsi="Times New Roman" w:cs="Times New Roman"/>
          <w:b/>
          <w:lang w:val="en-GB"/>
        </w:rPr>
        <w:t xml:space="preserve">result in heavier fruits than visits from a single </w:t>
      </w:r>
      <w:r w:rsidR="00E50BD2" w:rsidRPr="001A163D">
        <w:rPr>
          <w:rFonts w:ascii="Times New Roman" w:hAnsi="Times New Roman" w:cs="Times New Roman"/>
          <w:b/>
          <w:lang w:val="en-GB"/>
        </w:rPr>
        <w:t xml:space="preserve">species? </w:t>
      </w:r>
    </w:p>
    <w:p w14:paraId="1458ED82" w14:textId="77777777" w:rsidR="00E50BD2" w:rsidRPr="001A163D" w:rsidRDefault="00E50BD2" w:rsidP="009B56BE">
      <w:pPr>
        <w:spacing w:line="480" w:lineRule="auto"/>
        <w:contextualSpacing/>
        <w:rPr>
          <w:rFonts w:ascii="Times New Roman" w:hAnsi="Times New Roman" w:cs="Times New Roman"/>
          <w:lang w:val="en-GB"/>
        </w:rPr>
      </w:pPr>
    </w:p>
    <w:p w14:paraId="5390C845" w14:textId="56DCD9F6" w:rsidR="005D3EE3" w:rsidRPr="001A163D" w:rsidRDefault="00287B54" w:rsidP="009B56BE">
      <w:pPr>
        <w:spacing w:line="480" w:lineRule="auto"/>
        <w:contextualSpacing/>
        <w:rPr>
          <w:rFonts w:ascii="Times New Roman" w:hAnsi="Times New Roman" w:cs="Times New Roman"/>
          <w:lang w:val="en-GB"/>
        </w:rPr>
      </w:pPr>
      <w:r w:rsidRPr="001A163D">
        <w:rPr>
          <w:rFonts w:ascii="Times New Roman" w:hAnsi="Times New Roman" w:cs="Times New Roman"/>
          <w:lang w:val="en-GB"/>
        </w:rPr>
        <w:t xml:space="preserve">For blueberry, we found that fruit weight increased with an increasing number of visits from honeybees (slope = </w:t>
      </w:r>
      <w:commentRangeStart w:id="1"/>
      <w:r w:rsidRPr="001A163D">
        <w:rPr>
          <w:rFonts w:ascii="Times New Roman" w:hAnsi="Times New Roman" w:cs="Times New Roman"/>
          <w:lang w:val="en-GB"/>
        </w:rPr>
        <w:t>0.108 ± 0.047</w:t>
      </w:r>
      <w:commentRangeEnd w:id="1"/>
      <w:r w:rsidR="003017D4">
        <w:rPr>
          <w:rStyle w:val="CommentReference"/>
        </w:rPr>
        <w:commentReference w:id="1"/>
      </w:r>
      <w:r w:rsidRPr="001A163D">
        <w:rPr>
          <w:rFonts w:ascii="Times New Roman" w:hAnsi="Times New Roman" w:cs="Times New Roman"/>
          <w:lang w:val="en-GB"/>
        </w:rPr>
        <w:t xml:space="preserve">, </w:t>
      </w:r>
      <w:r w:rsidRPr="001A163D">
        <w:rPr>
          <w:rFonts w:ascii="Times New Roman" w:hAnsi="Times New Roman" w:cs="Times New Roman"/>
          <w:i/>
          <w:lang w:val="en-GB"/>
        </w:rPr>
        <w:t>z</w:t>
      </w:r>
      <w:r w:rsidRPr="001A163D">
        <w:rPr>
          <w:rFonts w:ascii="Times New Roman" w:hAnsi="Times New Roman" w:cs="Times New Roman"/>
          <w:lang w:val="en-GB"/>
        </w:rPr>
        <w:t xml:space="preserve"> = 2.285, </w:t>
      </w:r>
      <w:r w:rsidRPr="001A163D">
        <w:rPr>
          <w:rFonts w:ascii="Times New Roman" w:hAnsi="Times New Roman" w:cs="Times New Roman"/>
          <w:i/>
          <w:lang w:val="en-GB"/>
        </w:rPr>
        <w:t>P</w:t>
      </w:r>
      <w:r w:rsidRPr="001A163D">
        <w:rPr>
          <w:rFonts w:ascii="Times New Roman" w:hAnsi="Times New Roman" w:cs="Times New Roman"/>
          <w:lang w:val="en-GB"/>
        </w:rPr>
        <w:t xml:space="preserve"> = 0.0118</w:t>
      </w:r>
      <w:r w:rsidR="00581416" w:rsidRPr="001A163D">
        <w:rPr>
          <w:rFonts w:ascii="Times New Roman" w:hAnsi="Times New Roman" w:cs="Times New Roman"/>
          <w:lang w:val="en-GB"/>
        </w:rPr>
        <w:t>; Figure 3</w:t>
      </w:r>
      <w:r w:rsidRPr="001A163D">
        <w:rPr>
          <w:rFonts w:ascii="Times New Roman" w:hAnsi="Times New Roman" w:cs="Times New Roman"/>
          <w:lang w:val="en-GB"/>
        </w:rPr>
        <w:t>)</w:t>
      </w:r>
      <w:ins w:id="2" w:author="Liam Kendall" w:date="2019-02-13T14:19:00Z">
        <w:r w:rsidR="003017D4">
          <w:rPr>
            <w:rFonts w:ascii="Times New Roman" w:hAnsi="Times New Roman" w:cs="Times New Roman"/>
            <w:lang w:val="en-GB"/>
          </w:rPr>
          <w:t xml:space="preserve"> and</w:t>
        </w:r>
      </w:ins>
      <w:ins w:id="3" w:author="Liam Kendall" w:date="2019-02-13T14:18:00Z">
        <w:r w:rsidR="003017D4">
          <w:rPr>
            <w:rFonts w:ascii="Times New Roman" w:hAnsi="Times New Roman" w:cs="Times New Roman"/>
            <w:lang w:val="en-GB"/>
          </w:rPr>
          <w:t xml:space="preserve"> </w:t>
        </w:r>
      </w:ins>
      <w:del w:id="4" w:author="Liam Kendall" w:date="2019-02-13T14:18:00Z">
        <w:r w:rsidRPr="001A163D" w:rsidDel="003017D4">
          <w:rPr>
            <w:rFonts w:ascii="Times New Roman" w:hAnsi="Times New Roman" w:cs="Times New Roman"/>
            <w:lang w:val="en-GB"/>
          </w:rPr>
          <w:delText xml:space="preserve"> and s</w:delText>
        </w:r>
        <w:r w:rsidR="009B56BE" w:rsidRPr="001A163D" w:rsidDel="003017D4">
          <w:rPr>
            <w:rFonts w:ascii="Times New Roman" w:hAnsi="Times New Roman" w:cs="Times New Roman"/>
            <w:lang w:val="en-GB"/>
          </w:rPr>
          <w:delText>ingles</w:delText>
        </w:r>
      </w:del>
      <w:ins w:id="5" w:author="Liam Kendall" w:date="2019-02-13T14:18:00Z">
        <w:r w:rsidR="003017D4">
          <w:rPr>
            <w:rFonts w:ascii="Times New Roman" w:hAnsi="Times New Roman" w:cs="Times New Roman"/>
            <w:lang w:val="en-GB"/>
          </w:rPr>
          <w:t>stingless</w:t>
        </w:r>
      </w:ins>
      <w:r w:rsidR="009B56BE" w:rsidRPr="001A163D">
        <w:rPr>
          <w:rFonts w:ascii="Times New Roman" w:hAnsi="Times New Roman" w:cs="Times New Roman"/>
          <w:lang w:val="en-GB"/>
        </w:rPr>
        <w:t xml:space="preserve"> bees combined </w:t>
      </w:r>
      <w:r w:rsidR="009B56BE" w:rsidRPr="001A163D">
        <w:rPr>
          <w:rFonts w:ascii="Times New Roman" w:hAnsi="Times New Roman" w:cs="Times New Roman"/>
          <w:lang w:val="en-GB"/>
        </w:rPr>
        <w:lastRenderedPageBreak/>
        <w:t>with honey</w:t>
      </w:r>
      <w:r w:rsidRPr="001A163D">
        <w:rPr>
          <w:rFonts w:ascii="Times New Roman" w:hAnsi="Times New Roman" w:cs="Times New Roman"/>
          <w:lang w:val="en-GB"/>
        </w:rPr>
        <w:t xml:space="preserve">bees (slope = 0.028 ± 0.015, </w:t>
      </w:r>
      <w:r w:rsidRPr="001A163D">
        <w:rPr>
          <w:rFonts w:ascii="Times New Roman" w:hAnsi="Times New Roman" w:cs="Times New Roman"/>
          <w:i/>
          <w:lang w:val="en-GB"/>
        </w:rPr>
        <w:t>z</w:t>
      </w:r>
      <w:r w:rsidRPr="001A163D">
        <w:rPr>
          <w:rFonts w:ascii="Times New Roman" w:hAnsi="Times New Roman" w:cs="Times New Roman"/>
          <w:lang w:val="en-GB"/>
        </w:rPr>
        <w:t xml:space="preserve"> = 1.852, </w:t>
      </w:r>
      <w:r w:rsidRPr="001A163D">
        <w:rPr>
          <w:rFonts w:ascii="Times New Roman" w:hAnsi="Times New Roman" w:cs="Times New Roman"/>
          <w:i/>
          <w:lang w:val="en-GB"/>
        </w:rPr>
        <w:t>P</w:t>
      </w:r>
      <w:r w:rsidRPr="001A163D">
        <w:rPr>
          <w:rFonts w:ascii="Times New Roman" w:hAnsi="Times New Roman" w:cs="Times New Roman"/>
          <w:lang w:val="en-GB"/>
        </w:rPr>
        <w:t xml:space="preserve"> = 0.0329) but not for stingless bees only (slope = -0.029 ± 0.07</w:t>
      </w:r>
      <w:r w:rsidR="00581416" w:rsidRPr="001A163D">
        <w:rPr>
          <w:rFonts w:ascii="Times New Roman" w:hAnsi="Times New Roman" w:cs="Times New Roman"/>
          <w:lang w:val="en-GB"/>
        </w:rPr>
        <w:t>9</w:t>
      </w:r>
      <w:r w:rsidRPr="001A163D">
        <w:rPr>
          <w:rFonts w:ascii="Times New Roman" w:hAnsi="Times New Roman" w:cs="Times New Roman"/>
          <w:lang w:val="en-GB"/>
        </w:rPr>
        <w:t xml:space="preserve">, </w:t>
      </w:r>
      <w:r w:rsidRPr="001A163D">
        <w:rPr>
          <w:rFonts w:ascii="Times New Roman" w:hAnsi="Times New Roman" w:cs="Times New Roman"/>
          <w:i/>
          <w:lang w:val="en-GB"/>
        </w:rPr>
        <w:t>z</w:t>
      </w:r>
      <w:r w:rsidRPr="001A163D">
        <w:rPr>
          <w:rFonts w:ascii="Times New Roman" w:hAnsi="Times New Roman" w:cs="Times New Roman"/>
          <w:lang w:val="en-GB"/>
        </w:rPr>
        <w:t xml:space="preserve"> = -0.385, </w:t>
      </w:r>
      <w:r w:rsidRPr="001A163D">
        <w:rPr>
          <w:rFonts w:ascii="Times New Roman" w:hAnsi="Times New Roman" w:cs="Times New Roman"/>
          <w:i/>
          <w:lang w:val="en-GB"/>
        </w:rPr>
        <w:t>P</w:t>
      </w:r>
      <w:r w:rsidRPr="001A163D">
        <w:rPr>
          <w:rFonts w:ascii="Times New Roman" w:hAnsi="Times New Roman" w:cs="Times New Roman"/>
          <w:lang w:val="en-GB"/>
        </w:rPr>
        <w:t xml:space="preserve"> = 0.6496). </w:t>
      </w:r>
    </w:p>
    <w:p w14:paraId="1C5BCA98" w14:textId="667B3119" w:rsidR="005D3EE3" w:rsidRPr="001A163D" w:rsidRDefault="005D3EE3" w:rsidP="009B56BE">
      <w:pPr>
        <w:spacing w:line="480" w:lineRule="auto"/>
        <w:contextualSpacing/>
        <w:rPr>
          <w:rFonts w:ascii="Times New Roman" w:hAnsi="Times New Roman" w:cs="Times New Roman"/>
          <w:lang w:val="en-GB"/>
        </w:rPr>
      </w:pPr>
      <w:r w:rsidRPr="001A163D"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302F9BB3" wp14:editId="44A2F80C">
            <wp:extent cx="6116320" cy="4314391"/>
            <wp:effectExtent l="0" t="0" r="508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314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46701" w14:textId="5B70B505" w:rsidR="005D3EE3" w:rsidRPr="001A163D" w:rsidRDefault="005D3EE3" w:rsidP="009B56BE">
      <w:pPr>
        <w:spacing w:line="480" w:lineRule="auto"/>
        <w:contextualSpacing/>
        <w:rPr>
          <w:rFonts w:ascii="Times New Roman" w:hAnsi="Times New Roman" w:cs="Times New Roman"/>
          <w:lang w:val="en-GB"/>
        </w:rPr>
      </w:pPr>
      <w:r w:rsidRPr="001A163D">
        <w:rPr>
          <w:rFonts w:ascii="Times New Roman" w:hAnsi="Times New Roman" w:cs="Times New Roman"/>
          <w:b/>
          <w:lang w:val="en-GB"/>
        </w:rPr>
        <w:t>Figure 3.</w:t>
      </w:r>
      <w:r w:rsidR="0099688E" w:rsidRPr="001A163D">
        <w:rPr>
          <w:rFonts w:ascii="Times New Roman" w:hAnsi="Times New Roman" w:cs="Times New Roman"/>
          <w:lang w:val="en-GB"/>
        </w:rPr>
        <w:t xml:space="preserve"> Weight of blueberry fruit from flowers visited</w:t>
      </w:r>
      <w:r w:rsidR="00B2619D" w:rsidRPr="001A163D">
        <w:rPr>
          <w:rFonts w:ascii="Times New Roman" w:hAnsi="Times New Roman" w:cs="Times New Roman"/>
          <w:lang w:val="en-GB"/>
        </w:rPr>
        <w:t xml:space="preserve"> by only honeybees or stingless bees or a mixture of honeybees and stingless bees</w:t>
      </w:r>
      <w:r w:rsidR="0099688E" w:rsidRPr="001A163D">
        <w:rPr>
          <w:rFonts w:ascii="Times New Roman" w:hAnsi="Times New Roman" w:cs="Times New Roman"/>
          <w:lang w:val="en-GB"/>
        </w:rPr>
        <w:t>. Solid lines are the model-estimated fruit weights with an increasing number of pollinator visits and shaded ribbons are the model-estimated confidence intervals. Hollow circles are the actual data.</w:t>
      </w:r>
    </w:p>
    <w:p w14:paraId="0DDD56C3" w14:textId="77777777" w:rsidR="00B2619D" w:rsidRPr="001A163D" w:rsidRDefault="00B2619D" w:rsidP="009B56BE">
      <w:pPr>
        <w:spacing w:line="480" w:lineRule="auto"/>
        <w:contextualSpacing/>
        <w:rPr>
          <w:rFonts w:ascii="Times New Roman" w:hAnsi="Times New Roman" w:cs="Times New Roman"/>
          <w:lang w:val="en-GB"/>
        </w:rPr>
      </w:pPr>
    </w:p>
    <w:p w14:paraId="707F1552" w14:textId="3B771720" w:rsidR="001155B6" w:rsidRPr="001A163D" w:rsidRDefault="00287B54" w:rsidP="009B56BE">
      <w:pPr>
        <w:spacing w:line="480" w:lineRule="auto"/>
        <w:contextualSpacing/>
        <w:rPr>
          <w:rFonts w:ascii="Times New Roman" w:hAnsi="Times New Roman" w:cs="Times New Roman"/>
          <w:lang w:val="en-GB"/>
        </w:rPr>
      </w:pPr>
      <w:r w:rsidRPr="001A163D">
        <w:rPr>
          <w:rFonts w:ascii="Times New Roman" w:hAnsi="Times New Roman" w:cs="Times New Roman"/>
          <w:lang w:val="en-GB"/>
        </w:rPr>
        <w:t>In contrast, for raspberry, we found that fruit weight increased with an increasing number of visits from s</w:t>
      </w:r>
      <w:ins w:id="6" w:author="Liam Kendall" w:date="2019-02-13T14:19:00Z">
        <w:r w:rsidR="003017D4">
          <w:rPr>
            <w:rFonts w:ascii="Times New Roman" w:hAnsi="Times New Roman" w:cs="Times New Roman"/>
            <w:lang w:val="en-GB"/>
          </w:rPr>
          <w:t>t</w:t>
        </w:r>
      </w:ins>
      <w:r w:rsidRPr="001A163D">
        <w:rPr>
          <w:rFonts w:ascii="Times New Roman" w:hAnsi="Times New Roman" w:cs="Times New Roman"/>
          <w:lang w:val="en-GB"/>
        </w:rPr>
        <w:t>ingles</w:t>
      </w:r>
      <w:ins w:id="7" w:author="Liam Kendall" w:date="2019-02-13T14:19:00Z">
        <w:r w:rsidR="003017D4">
          <w:rPr>
            <w:rFonts w:ascii="Times New Roman" w:hAnsi="Times New Roman" w:cs="Times New Roman"/>
            <w:lang w:val="en-GB"/>
          </w:rPr>
          <w:t>s</w:t>
        </w:r>
      </w:ins>
      <w:r w:rsidRPr="001A163D">
        <w:rPr>
          <w:rFonts w:ascii="Times New Roman" w:hAnsi="Times New Roman" w:cs="Times New Roman"/>
          <w:lang w:val="en-GB"/>
        </w:rPr>
        <w:t xml:space="preserve"> bees (slope = 0.178 ± 0.069, </w:t>
      </w:r>
      <w:r w:rsidRPr="001A163D">
        <w:rPr>
          <w:rFonts w:ascii="Times New Roman" w:hAnsi="Times New Roman" w:cs="Times New Roman"/>
          <w:i/>
          <w:lang w:val="en-GB"/>
        </w:rPr>
        <w:t>z</w:t>
      </w:r>
      <w:r w:rsidRPr="001A163D">
        <w:rPr>
          <w:rFonts w:ascii="Times New Roman" w:hAnsi="Times New Roman" w:cs="Times New Roman"/>
          <w:lang w:val="en-GB"/>
        </w:rPr>
        <w:t xml:space="preserve"> = 2.559, </w:t>
      </w:r>
      <w:r w:rsidRPr="001A163D">
        <w:rPr>
          <w:rFonts w:ascii="Times New Roman" w:hAnsi="Times New Roman" w:cs="Times New Roman"/>
          <w:i/>
          <w:lang w:val="en-GB"/>
        </w:rPr>
        <w:t>P</w:t>
      </w:r>
      <w:r w:rsidRPr="001A163D">
        <w:rPr>
          <w:rFonts w:ascii="Times New Roman" w:hAnsi="Times New Roman" w:cs="Times New Roman"/>
          <w:lang w:val="en-GB"/>
        </w:rPr>
        <w:t xml:space="preserve"> = 0.006</w:t>
      </w:r>
      <w:r w:rsidR="0015158B" w:rsidRPr="001A163D">
        <w:rPr>
          <w:rFonts w:ascii="Times New Roman" w:hAnsi="Times New Roman" w:cs="Times New Roman"/>
          <w:lang w:val="en-GB"/>
        </w:rPr>
        <w:t>; Figure 4</w:t>
      </w:r>
      <w:r w:rsidRPr="001A163D">
        <w:rPr>
          <w:rFonts w:ascii="Times New Roman" w:hAnsi="Times New Roman" w:cs="Times New Roman"/>
          <w:lang w:val="en-GB"/>
        </w:rPr>
        <w:t>) and sti</w:t>
      </w:r>
      <w:r w:rsidR="009B56BE" w:rsidRPr="001A163D">
        <w:rPr>
          <w:rFonts w:ascii="Times New Roman" w:hAnsi="Times New Roman" w:cs="Times New Roman"/>
          <w:lang w:val="en-GB"/>
        </w:rPr>
        <w:t>ngless bees combined with honey</w:t>
      </w:r>
      <w:r w:rsidRPr="001A163D">
        <w:rPr>
          <w:rFonts w:ascii="Times New Roman" w:hAnsi="Times New Roman" w:cs="Times New Roman"/>
          <w:lang w:val="en-GB"/>
        </w:rPr>
        <w:t xml:space="preserve">bees (slope = 0.043 ± 0.016, </w:t>
      </w:r>
      <w:r w:rsidRPr="001A163D">
        <w:rPr>
          <w:rFonts w:ascii="Times New Roman" w:hAnsi="Times New Roman" w:cs="Times New Roman"/>
          <w:i/>
          <w:lang w:val="en-GB"/>
        </w:rPr>
        <w:t>z</w:t>
      </w:r>
      <w:r w:rsidRPr="001A163D">
        <w:rPr>
          <w:rFonts w:ascii="Times New Roman" w:hAnsi="Times New Roman" w:cs="Times New Roman"/>
          <w:lang w:val="en-GB"/>
        </w:rPr>
        <w:t xml:space="preserve"> = 2.657, </w:t>
      </w:r>
      <w:r w:rsidRPr="001A163D">
        <w:rPr>
          <w:rFonts w:ascii="Times New Roman" w:hAnsi="Times New Roman" w:cs="Times New Roman"/>
          <w:i/>
          <w:lang w:val="en-GB"/>
        </w:rPr>
        <w:t>P</w:t>
      </w:r>
      <w:r w:rsidRPr="001A163D">
        <w:rPr>
          <w:rFonts w:ascii="Times New Roman" w:hAnsi="Times New Roman" w:cs="Times New Roman"/>
          <w:lang w:val="en-GB"/>
        </w:rPr>
        <w:t xml:space="preserve"> = 0.0042) but not from honeybees only (slope = 0.026 ± 0.029, </w:t>
      </w:r>
      <w:r w:rsidRPr="001A163D">
        <w:rPr>
          <w:rFonts w:ascii="Times New Roman" w:hAnsi="Times New Roman" w:cs="Times New Roman"/>
          <w:i/>
          <w:lang w:val="en-GB"/>
        </w:rPr>
        <w:t>z</w:t>
      </w:r>
      <w:r w:rsidRPr="001A163D">
        <w:rPr>
          <w:rFonts w:ascii="Times New Roman" w:hAnsi="Times New Roman" w:cs="Times New Roman"/>
          <w:lang w:val="en-GB"/>
        </w:rPr>
        <w:t xml:space="preserve"> = 0.886, </w:t>
      </w:r>
      <w:r w:rsidRPr="001A163D">
        <w:rPr>
          <w:rFonts w:ascii="Times New Roman" w:hAnsi="Times New Roman" w:cs="Times New Roman"/>
          <w:i/>
          <w:lang w:val="en-GB"/>
        </w:rPr>
        <w:t>P</w:t>
      </w:r>
      <w:r w:rsidR="005D3EE3" w:rsidRPr="001A163D">
        <w:rPr>
          <w:rFonts w:ascii="Times New Roman" w:hAnsi="Times New Roman" w:cs="Times New Roman"/>
          <w:lang w:val="en-GB"/>
        </w:rPr>
        <w:t xml:space="preserve"> = 0.1883).</w:t>
      </w:r>
    </w:p>
    <w:p w14:paraId="01AC67D9" w14:textId="69CDD062" w:rsidR="005D3EE3" w:rsidRPr="001A163D" w:rsidRDefault="005D3EE3" w:rsidP="009B56BE">
      <w:pPr>
        <w:spacing w:line="480" w:lineRule="auto"/>
        <w:contextualSpacing/>
        <w:rPr>
          <w:rFonts w:ascii="Times New Roman" w:hAnsi="Times New Roman" w:cs="Times New Roman"/>
          <w:lang w:val="en-GB"/>
        </w:rPr>
      </w:pPr>
      <w:r w:rsidRPr="001A163D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 wp14:anchorId="16F856EF" wp14:editId="56DEB518">
            <wp:extent cx="6116320" cy="4304627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304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6376D" w14:textId="418D154B" w:rsidR="00B2619D" w:rsidRPr="001A163D" w:rsidRDefault="00B2619D" w:rsidP="00B2619D">
      <w:pPr>
        <w:spacing w:line="480" w:lineRule="auto"/>
        <w:contextualSpacing/>
        <w:rPr>
          <w:rFonts w:ascii="Times New Roman" w:hAnsi="Times New Roman" w:cs="Times New Roman"/>
          <w:lang w:val="en-GB"/>
        </w:rPr>
      </w:pPr>
      <w:r w:rsidRPr="001A163D">
        <w:rPr>
          <w:rFonts w:ascii="Times New Roman" w:hAnsi="Times New Roman" w:cs="Times New Roman"/>
          <w:b/>
          <w:lang w:val="en-GB"/>
        </w:rPr>
        <w:t>Figure 4.</w:t>
      </w:r>
      <w:r w:rsidRPr="001A163D">
        <w:rPr>
          <w:rFonts w:ascii="Times New Roman" w:hAnsi="Times New Roman" w:cs="Times New Roman"/>
          <w:lang w:val="en-GB"/>
        </w:rPr>
        <w:t xml:space="preserve"> Weight of raspberry fruit from flowers visited by only honeybees or stingless bees or a mixture of honeybees and stingless bees. Solid lines are the model-estimated fruit weights with an increasing number of pollinator visits and shaded ribbons are the model-estimated confidence intervals. Hollow circles are the actual data.</w:t>
      </w:r>
    </w:p>
    <w:p w14:paraId="0561455F" w14:textId="77777777" w:rsidR="001155B6" w:rsidRPr="001A163D" w:rsidRDefault="001155B6" w:rsidP="009B56BE">
      <w:pPr>
        <w:spacing w:line="480" w:lineRule="auto"/>
        <w:contextualSpacing/>
        <w:rPr>
          <w:rFonts w:ascii="Times New Roman" w:hAnsi="Times New Roman" w:cs="Times New Roman"/>
          <w:lang w:val="en-GB"/>
        </w:rPr>
      </w:pPr>
    </w:p>
    <w:p w14:paraId="329C48D4" w14:textId="0811F272" w:rsidR="00E50BD2" w:rsidRPr="001A163D" w:rsidRDefault="00E846E4" w:rsidP="009B56BE">
      <w:pPr>
        <w:spacing w:line="480" w:lineRule="auto"/>
        <w:contextualSpacing/>
        <w:rPr>
          <w:rFonts w:ascii="Times New Roman" w:hAnsi="Times New Roman" w:cs="Times New Roman"/>
          <w:lang w:val="en-GB"/>
        </w:rPr>
      </w:pPr>
      <w:commentRangeStart w:id="8"/>
      <w:commentRangeStart w:id="9"/>
      <w:r w:rsidRPr="001A163D">
        <w:rPr>
          <w:rFonts w:ascii="Times New Roman" w:hAnsi="Times New Roman" w:cs="Times New Roman"/>
          <w:lang w:val="en-GB"/>
        </w:rPr>
        <w:t xml:space="preserve">Despite these trends, </w:t>
      </w:r>
      <w:r w:rsidR="001155B6" w:rsidRPr="001A163D">
        <w:rPr>
          <w:rFonts w:ascii="Times New Roman" w:hAnsi="Times New Roman" w:cs="Times New Roman"/>
          <w:lang w:val="en-GB"/>
        </w:rPr>
        <w:t xml:space="preserve">for </w:t>
      </w:r>
      <w:r w:rsidR="00AD5EAD" w:rsidRPr="001A163D">
        <w:rPr>
          <w:rFonts w:ascii="Times New Roman" w:hAnsi="Times New Roman" w:cs="Times New Roman"/>
          <w:lang w:val="en-GB"/>
        </w:rPr>
        <w:t xml:space="preserve">both </w:t>
      </w:r>
      <w:r w:rsidR="001155B6" w:rsidRPr="001A163D">
        <w:rPr>
          <w:rFonts w:ascii="Times New Roman" w:hAnsi="Times New Roman" w:cs="Times New Roman"/>
          <w:lang w:val="en-GB"/>
        </w:rPr>
        <w:t xml:space="preserve">raspberry and blueberry </w:t>
      </w:r>
      <w:r w:rsidRPr="001A163D">
        <w:rPr>
          <w:rFonts w:ascii="Times New Roman" w:hAnsi="Times New Roman" w:cs="Times New Roman"/>
          <w:lang w:val="en-GB"/>
        </w:rPr>
        <w:t xml:space="preserve">we found no differences </w:t>
      </w:r>
      <w:r w:rsidR="001A6D64" w:rsidRPr="001A163D">
        <w:rPr>
          <w:rFonts w:ascii="Times New Roman" w:hAnsi="Times New Roman" w:cs="Times New Roman"/>
          <w:lang w:val="en-GB"/>
        </w:rPr>
        <w:t>between</w:t>
      </w:r>
      <w:r w:rsidRPr="001A163D">
        <w:rPr>
          <w:rFonts w:ascii="Times New Roman" w:hAnsi="Times New Roman" w:cs="Times New Roman"/>
          <w:lang w:val="en-GB"/>
        </w:rPr>
        <w:t xml:space="preserve"> </w:t>
      </w:r>
      <w:r w:rsidR="001155B6" w:rsidRPr="001A163D">
        <w:rPr>
          <w:rFonts w:ascii="Times New Roman" w:hAnsi="Times New Roman" w:cs="Times New Roman"/>
          <w:lang w:val="en-GB"/>
        </w:rPr>
        <w:t>slope</w:t>
      </w:r>
      <w:r w:rsidR="001A6D64" w:rsidRPr="001A163D">
        <w:rPr>
          <w:rFonts w:ascii="Times New Roman" w:hAnsi="Times New Roman" w:cs="Times New Roman"/>
          <w:lang w:val="en-GB"/>
        </w:rPr>
        <w:t>s</w:t>
      </w:r>
      <w:r w:rsidR="001155B6" w:rsidRPr="001A163D">
        <w:rPr>
          <w:rFonts w:ascii="Times New Roman" w:hAnsi="Times New Roman" w:cs="Times New Roman"/>
          <w:lang w:val="en-GB"/>
        </w:rPr>
        <w:t xml:space="preserve"> (association between </w:t>
      </w:r>
      <w:r w:rsidRPr="001A163D">
        <w:rPr>
          <w:rFonts w:ascii="Times New Roman" w:hAnsi="Times New Roman" w:cs="Times New Roman"/>
          <w:lang w:val="en-GB"/>
        </w:rPr>
        <w:t xml:space="preserve">fruit weight </w:t>
      </w:r>
      <w:r w:rsidR="001155B6" w:rsidRPr="001A163D">
        <w:rPr>
          <w:rFonts w:ascii="Times New Roman" w:hAnsi="Times New Roman" w:cs="Times New Roman"/>
          <w:lang w:val="en-GB"/>
        </w:rPr>
        <w:t>and</w:t>
      </w:r>
      <w:r w:rsidRPr="001A163D">
        <w:rPr>
          <w:rFonts w:ascii="Times New Roman" w:hAnsi="Times New Roman" w:cs="Times New Roman"/>
          <w:lang w:val="en-GB"/>
        </w:rPr>
        <w:t xml:space="preserve"> the number of pollinator </w:t>
      </w:r>
      <w:r w:rsidR="001155B6" w:rsidRPr="001A163D">
        <w:rPr>
          <w:rFonts w:ascii="Times New Roman" w:hAnsi="Times New Roman" w:cs="Times New Roman"/>
          <w:lang w:val="en-GB"/>
        </w:rPr>
        <w:t xml:space="preserve">visits) </w:t>
      </w:r>
      <w:r w:rsidR="001A6D64" w:rsidRPr="001A163D">
        <w:rPr>
          <w:rFonts w:ascii="Times New Roman" w:hAnsi="Times New Roman" w:cs="Times New Roman"/>
          <w:lang w:val="en-GB"/>
        </w:rPr>
        <w:t>for</w:t>
      </w:r>
      <w:r w:rsidR="001155B6" w:rsidRPr="001A163D">
        <w:rPr>
          <w:rFonts w:ascii="Times New Roman" w:hAnsi="Times New Roman" w:cs="Times New Roman"/>
          <w:lang w:val="en-GB"/>
        </w:rPr>
        <w:t xml:space="preserve"> fruits produced from</w:t>
      </w:r>
      <w:r w:rsidRPr="001A163D">
        <w:rPr>
          <w:rFonts w:ascii="Times New Roman" w:hAnsi="Times New Roman" w:cs="Times New Roman"/>
          <w:lang w:val="en-GB"/>
        </w:rPr>
        <w:t xml:space="preserve"> st</w:t>
      </w:r>
      <w:r w:rsidR="001A6D64" w:rsidRPr="001A163D">
        <w:rPr>
          <w:rFonts w:ascii="Times New Roman" w:hAnsi="Times New Roman" w:cs="Times New Roman"/>
          <w:lang w:val="en-GB"/>
        </w:rPr>
        <w:t>ingless bee versus honeybee visits. Similarly, there were no differences between slopes for</w:t>
      </w:r>
      <w:r w:rsidRPr="001A163D">
        <w:rPr>
          <w:rFonts w:ascii="Times New Roman" w:hAnsi="Times New Roman" w:cs="Times New Roman"/>
          <w:lang w:val="en-GB"/>
        </w:rPr>
        <w:t xml:space="preserve"> </w:t>
      </w:r>
      <w:r w:rsidR="001155B6" w:rsidRPr="001A163D">
        <w:rPr>
          <w:rFonts w:ascii="Times New Roman" w:hAnsi="Times New Roman" w:cs="Times New Roman"/>
          <w:lang w:val="en-GB"/>
        </w:rPr>
        <w:t>fruits produced from a mixture</w:t>
      </w:r>
      <w:r w:rsidR="001A6D64" w:rsidRPr="001A163D">
        <w:rPr>
          <w:rFonts w:ascii="Times New Roman" w:hAnsi="Times New Roman" w:cs="Times New Roman"/>
          <w:lang w:val="en-GB"/>
        </w:rPr>
        <w:t xml:space="preserve"> of stingless bee and honeybee </w:t>
      </w:r>
      <w:r w:rsidR="001155B6" w:rsidRPr="001A163D">
        <w:rPr>
          <w:rFonts w:ascii="Times New Roman" w:hAnsi="Times New Roman" w:cs="Times New Roman"/>
          <w:lang w:val="en-GB"/>
        </w:rPr>
        <w:t xml:space="preserve">visits </w:t>
      </w:r>
      <w:r w:rsidR="007F6C6B" w:rsidRPr="001A163D">
        <w:rPr>
          <w:rFonts w:ascii="Times New Roman" w:hAnsi="Times New Roman" w:cs="Times New Roman"/>
          <w:lang w:val="en-GB"/>
        </w:rPr>
        <w:t>versus visits from either</w:t>
      </w:r>
      <w:r w:rsidR="001A6D64" w:rsidRPr="001A163D">
        <w:rPr>
          <w:rFonts w:ascii="Times New Roman" w:hAnsi="Times New Roman" w:cs="Times New Roman"/>
          <w:lang w:val="en-GB"/>
        </w:rPr>
        <w:t xml:space="preserve"> one of these taxa</w:t>
      </w:r>
      <w:r w:rsidR="00AD5EAD" w:rsidRPr="001A163D">
        <w:rPr>
          <w:rFonts w:ascii="Times New Roman" w:hAnsi="Times New Roman" w:cs="Times New Roman"/>
          <w:lang w:val="en-GB"/>
        </w:rPr>
        <w:t xml:space="preserve"> (Table SX)</w:t>
      </w:r>
      <w:r w:rsidR="001A6D64" w:rsidRPr="001A163D">
        <w:rPr>
          <w:rFonts w:ascii="Times New Roman" w:hAnsi="Times New Roman" w:cs="Times New Roman"/>
          <w:lang w:val="en-GB"/>
        </w:rPr>
        <w:t>.</w:t>
      </w:r>
      <w:commentRangeEnd w:id="8"/>
      <w:r w:rsidR="00FF55EC" w:rsidRPr="001A163D">
        <w:rPr>
          <w:rStyle w:val="CommentReference"/>
          <w:lang w:val="en-GB"/>
        </w:rPr>
        <w:commentReference w:id="8"/>
      </w:r>
      <w:commentRangeEnd w:id="9"/>
      <w:r w:rsidR="003017D4">
        <w:rPr>
          <w:rStyle w:val="CommentReference"/>
        </w:rPr>
        <w:commentReference w:id="9"/>
      </w:r>
    </w:p>
    <w:sectPr w:rsidR="00E50BD2" w:rsidRPr="001A163D" w:rsidSect="00DE50B3">
      <w:pgSz w:w="11900" w:h="16840"/>
      <w:pgMar w:top="1134" w:right="1134" w:bottom="1134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Jamie Stavert" w:date="2019-02-13T14:02:00Z" w:initials="JS">
    <w:p w14:paraId="2B51F154" w14:textId="68C8B870" w:rsidR="00FF55EC" w:rsidRDefault="00FF55EC">
      <w:pPr>
        <w:pStyle w:val="CommentText"/>
      </w:pPr>
      <w:r>
        <w:rPr>
          <w:rStyle w:val="CommentReference"/>
        </w:rPr>
        <w:annotationRef/>
      </w:r>
      <w:r>
        <w:t xml:space="preserve">Need to decide on colours for the graphs. Need to be consistent </w:t>
      </w:r>
    </w:p>
  </w:comment>
  <w:comment w:id="1" w:author="Liam Kendall" w:date="2019-02-13T14:22:00Z" w:initials="LK">
    <w:p w14:paraId="55A1BAEE" w14:textId="6F009A75" w:rsidR="003017D4" w:rsidRDefault="003017D4">
      <w:pPr>
        <w:pStyle w:val="CommentText"/>
      </w:pPr>
      <w:r>
        <w:rPr>
          <w:rStyle w:val="CommentReference"/>
        </w:rPr>
        <w:annotationRef/>
      </w:r>
      <w:r>
        <w:t>I think there needs to be an x in here i.e. 0.108 + 0.047*x</w:t>
      </w:r>
    </w:p>
  </w:comment>
  <w:comment w:id="8" w:author="Jamie Stavert" w:date="2019-02-13T14:01:00Z" w:initials="JS">
    <w:p w14:paraId="68F2E2F2" w14:textId="2CAAB0EB" w:rsidR="00FF55EC" w:rsidRDefault="00FF55EC">
      <w:pPr>
        <w:pStyle w:val="CommentText"/>
      </w:pPr>
      <w:r>
        <w:rPr>
          <w:rStyle w:val="CommentReference"/>
        </w:rPr>
        <w:annotationRef/>
      </w:r>
      <w:r>
        <w:t>Clunky wording. Not sure if we should keep this or remove as is sort of confuses results above</w:t>
      </w:r>
    </w:p>
  </w:comment>
  <w:comment w:id="9" w:author="Liam Kendall" w:date="2019-02-13T14:20:00Z" w:initials="LK">
    <w:p w14:paraId="05C3E997" w14:textId="2CAD3474" w:rsidR="003017D4" w:rsidRDefault="003017D4">
      <w:pPr>
        <w:pStyle w:val="CommentText"/>
      </w:pPr>
      <w:r>
        <w:rPr>
          <w:rStyle w:val="CommentReference"/>
        </w:rPr>
        <w:annotationRef/>
      </w:r>
      <w:r>
        <w:t xml:space="preserve">Could we just say something like: “we found no overall differences in fresh weight between honeybees, stingless bees or honeybees and stingless bees in relation to number of visits. </w:t>
      </w:r>
      <w:r>
        <w:t xml:space="preserve">However, we found that the slopes of HB and SB were sig and mixed wasn’t// argh, still </w:t>
      </w:r>
      <w:r>
        <w:t>clunky</w:t>
      </w:r>
      <w:bookmarkStart w:id="10" w:name="_GoBack"/>
      <w:bookmarkEnd w:id="10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2B51F154" w15:done="0"/>
  <w15:commentEx w15:paraId="55A1BAEE" w15:done="0"/>
  <w15:commentEx w15:paraId="68F2E2F2" w15:done="0"/>
  <w15:commentEx w15:paraId="05C3E997" w15:paraIdParent="68F2E2F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B51F154" w16cid:durableId="200EA577"/>
  <w16cid:commentId w16cid:paraId="55A1BAEE" w16cid:durableId="200EA6C3"/>
  <w16cid:commentId w16cid:paraId="68F2E2F2" w16cid:durableId="200EA578"/>
  <w16cid:commentId w16cid:paraId="05C3E997" w16cid:durableId="200EA63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iam Kendall">
    <w15:presenceInfo w15:providerId="None" w15:userId="Liam Kendall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trackRevision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BD2"/>
    <w:rsid w:val="0002148E"/>
    <w:rsid w:val="000A6C59"/>
    <w:rsid w:val="00112F80"/>
    <w:rsid w:val="001155B6"/>
    <w:rsid w:val="0013677C"/>
    <w:rsid w:val="0015158B"/>
    <w:rsid w:val="001545CE"/>
    <w:rsid w:val="0017299E"/>
    <w:rsid w:val="00183216"/>
    <w:rsid w:val="001A163D"/>
    <w:rsid w:val="001A5E89"/>
    <w:rsid w:val="001A6D64"/>
    <w:rsid w:val="001F2BC9"/>
    <w:rsid w:val="002470EF"/>
    <w:rsid w:val="00287B54"/>
    <w:rsid w:val="00297C3B"/>
    <w:rsid w:val="003017D4"/>
    <w:rsid w:val="00430372"/>
    <w:rsid w:val="004550AF"/>
    <w:rsid w:val="00457204"/>
    <w:rsid w:val="004D1817"/>
    <w:rsid w:val="00555F8B"/>
    <w:rsid w:val="00581416"/>
    <w:rsid w:val="005D3EE3"/>
    <w:rsid w:val="005F6B00"/>
    <w:rsid w:val="00636C27"/>
    <w:rsid w:val="00641FE9"/>
    <w:rsid w:val="006E393C"/>
    <w:rsid w:val="00742B7D"/>
    <w:rsid w:val="007F6C6B"/>
    <w:rsid w:val="00807DD4"/>
    <w:rsid w:val="00870AA9"/>
    <w:rsid w:val="008A3E5C"/>
    <w:rsid w:val="008C26E5"/>
    <w:rsid w:val="0091710E"/>
    <w:rsid w:val="009840AF"/>
    <w:rsid w:val="00993953"/>
    <w:rsid w:val="0099688E"/>
    <w:rsid w:val="009A105F"/>
    <w:rsid w:val="009B0CCB"/>
    <w:rsid w:val="009B56BE"/>
    <w:rsid w:val="009F6BA7"/>
    <w:rsid w:val="00A47A87"/>
    <w:rsid w:val="00A81471"/>
    <w:rsid w:val="00AD5EAD"/>
    <w:rsid w:val="00AE3BBB"/>
    <w:rsid w:val="00AE42D3"/>
    <w:rsid w:val="00B2619D"/>
    <w:rsid w:val="00B43292"/>
    <w:rsid w:val="00BC4DCE"/>
    <w:rsid w:val="00C2621F"/>
    <w:rsid w:val="00C70174"/>
    <w:rsid w:val="00C85762"/>
    <w:rsid w:val="00CF18B9"/>
    <w:rsid w:val="00D02316"/>
    <w:rsid w:val="00DD29F3"/>
    <w:rsid w:val="00DE50B3"/>
    <w:rsid w:val="00E4250D"/>
    <w:rsid w:val="00E50BD2"/>
    <w:rsid w:val="00E846E4"/>
    <w:rsid w:val="00EF6A56"/>
    <w:rsid w:val="00F2085B"/>
    <w:rsid w:val="00F8063C"/>
    <w:rsid w:val="00F94273"/>
    <w:rsid w:val="00FF5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CE4F18F"/>
  <w14:defaultImageDpi w14:val="300"/>
  <w15:docId w15:val="{AA30F9BA-656A-4940-A6B9-1A9C4FE1E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807DD4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07DD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07DD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7DD4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7DD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7DD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7DD4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799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microsoft.com/office/2016/09/relationships/commentsIds" Target="commentsIds.xml"/><Relationship Id="rId12" Type="http://schemas.microsoft.com/office/2011/relationships/people" Target="peop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11/relationships/commentsExtended" Target="commentsExtended.xml"/><Relationship Id="rId11" Type="http://schemas.openxmlformats.org/officeDocument/2006/relationships/fontTable" Target="fontTable.xml"/><Relationship Id="rId5" Type="http://schemas.openxmlformats.org/officeDocument/2006/relationships/comments" Target="comments.xm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534</Words>
  <Characters>3050</Characters>
  <Application>Microsoft Office Word</Application>
  <DocSecurity>0</DocSecurity>
  <Lines>25</Lines>
  <Paragraphs>7</Paragraphs>
  <ScaleCrop>false</ScaleCrop>
  <Company/>
  <LinksUpToDate>false</LinksUpToDate>
  <CharactersWithSpaces>3577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Jamie Stavert</dc:creator>
  <cp:keywords/>
  <dc:description/>
  <cp:lastModifiedBy>Liam Kendall</cp:lastModifiedBy>
  <cp:revision>2</cp:revision>
  <cp:lastPrinted>2019-02-12T22:50:00Z</cp:lastPrinted>
  <dcterms:created xsi:type="dcterms:W3CDTF">2019-02-13T01:24:00Z</dcterms:created>
  <dcterms:modified xsi:type="dcterms:W3CDTF">2019-02-13T01:24:00Z</dcterms:modified>
</cp:coreProperties>
</file>